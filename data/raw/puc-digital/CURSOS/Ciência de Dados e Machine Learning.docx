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778" w:rsidRPr="000E7778" w:rsidRDefault="000E7778" w:rsidP="00BB3778">
      <w:pPr>
        <w:rPr>
          <w:b/>
          <w:color w:val="4472C4" w:themeColor="accent1"/>
        </w:rPr>
      </w:pPr>
      <w:r w:rsidRPr="000E7778">
        <w:rPr>
          <w:b/>
          <w:color w:val="4472C4" w:themeColor="accent1"/>
        </w:rPr>
        <w:t>Instruções</w:t>
      </w:r>
    </w:p>
    <w:p w:rsidR="000E7778" w:rsidRDefault="000E7778" w:rsidP="00BB3778">
      <w:r w:rsidRPr="000E7778">
        <w:rPr>
          <w:b/>
        </w:rPr>
        <w:t>Vermelho</w:t>
      </w:r>
      <w:r>
        <w:t>: anotação pergunta.</w:t>
      </w:r>
    </w:p>
    <w:p w:rsidR="000E7778" w:rsidRDefault="000E7778" w:rsidP="00BB3778">
      <w:r w:rsidRPr="000E7778">
        <w:rPr>
          <w:b/>
        </w:rPr>
        <w:t>Registros entre [ ]:</w:t>
      </w:r>
      <w:r>
        <w:t xml:space="preserve"> instruções.</w:t>
      </w:r>
    </w:p>
    <w:p w:rsidR="000E7778" w:rsidRDefault="000E7778" w:rsidP="00BB3778">
      <w:r>
        <w:t>Incluir no Cavas a imagem selecionada, avaliar a estética: tamanho, disponibilização e aderência com o curso.</w:t>
      </w:r>
    </w:p>
    <w:p w:rsidR="000E7778" w:rsidRDefault="000E7778" w:rsidP="00BB3778">
      <w:pPr>
        <w:rPr>
          <w:b/>
        </w:rPr>
      </w:pPr>
      <w:r>
        <w:t xml:space="preserve">Informações </w:t>
      </w:r>
      <w:r w:rsidRPr="000E7778">
        <w:rPr>
          <w:b/>
        </w:rPr>
        <w:t xml:space="preserve">organizadas por </w:t>
      </w:r>
      <w:r w:rsidR="00FD1C31">
        <w:rPr>
          <w:b/>
        </w:rPr>
        <w:t xml:space="preserve">disciplinas, por </w:t>
      </w:r>
      <w:r w:rsidRPr="000E7778">
        <w:rPr>
          <w:b/>
        </w:rPr>
        <w:t>curso</w:t>
      </w:r>
    </w:p>
    <w:p w:rsidR="00A84777" w:rsidRPr="00B31850" w:rsidRDefault="00FD1C31" w:rsidP="00B31850">
      <w:pPr>
        <w:rPr>
          <w:color w:val="FF0000"/>
        </w:rPr>
      </w:pPr>
      <w:r>
        <w:t xml:space="preserve">Curso: </w:t>
      </w:r>
      <w:r w:rsidR="00A84777" w:rsidRPr="00A84777">
        <w:rPr>
          <w:color w:val="FF0000"/>
        </w:rPr>
        <w:t>Especialização em Ciência de Dados e Machine Learning</w:t>
      </w:r>
    </w:p>
    <w:p w:rsidR="00FD1C31" w:rsidRDefault="00FD1C31" w:rsidP="00BB3778"/>
    <w:p w:rsidR="00F74BE9" w:rsidRDefault="00F74BE9" w:rsidP="00F74BE9">
      <w:pPr>
        <w:pStyle w:val="PargrafodaLista"/>
        <w:numPr>
          <w:ilvl w:val="0"/>
          <w:numId w:val="17"/>
        </w:numPr>
      </w:pPr>
      <w:r w:rsidRPr="00F74BE9">
        <w:rPr>
          <w:b/>
        </w:rPr>
        <w:t xml:space="preserve">CIÊNCIA DE DADOS, </w:t>
      </w:r>
      <w:r w:rsidRPr="00F74BE9">
        <w:rPr>
          <w:b/>
          <w:i/>
        </w:rPr>
        <w:t>BIG DATA E ANALYTICS</w:t>
      </w:r>
      <w:r>
        <w:t xml:space="preserve"> </w:t>
      </w:r>
    </w:p>
    <w:p w:rsidR="00B31850" w:rsidRPr="00B31850" w:rsidRDefault="00BB3778" w:rsidP="00B31850">
      <w:pPr>
        <w:rPr>
          <w:b/>
        </w:rPr>
      </w:pPr>
      <w:r>
        <w:t>[Título – caixa alta</w:t>
      </w:r>
      <w:r w:rsidR="000328FB">
        <w:t>, negrito</w:t>
      </w:r>
      <w:r w:rsidR="00F74BE9" w:rsidRPr="00F74BE9">
        <w:rPr>
          <w:b/>
        </w:rPr>
        <w:t xml:space="preserve">] CIÊNCIA DE DADOS, </w:t>
      </w:r>
      <w:r w:rsidR="00F74BE9" w:rsidRPr="00F74BE9">
        <w:rPr>
          <w:b/>
          <w:i/>
        </w:rPr>
        <w:t>BIG DATA E ANALYTICS</w:t>
      </w:r>
    </w:p>
    <w:p w:rsidR="00C56B78" w:rsidRPr="00C56B78" w:rsidRDefault="00C56B78" w:rsidP="00C56B78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9F1B59" w:rsidRDefault="00775338" w:rsidP="00F74BE9">
      <w:pPr>
        <w:shd w:val="clear" w:color="auto" w:fill="FFFFFF"/>
      </w:pPr>
      <w:r w:rsidRPr="00FD1C31">
        <w:t xml:space="preserve">Nesta disciplina abordaremos </w:t>
      </w:r>
      <w:r w:rsidR="00F74BE9">
        <w:t>a</w:t>
      </w:r>
      <w:r w:rsidR="00A02898">
        <w:t>s</w:t>
      </w:r>
      <w:r w:rsidR="00F74BE9">
        <w:t xml:space="preserve"> atividade</w:t>
      </w:r>
      <w:r w:rsidR="00A02898">
        <w:t>s</w:t>
      </w:r>
      <w:r w:rsidR="00F74BE9">
        <w:t xml:space="preserve"> de </w:t>
      </w:r>
      <w:proofErr w:type="spellStart"/>
      <w:r w:rsidR="00F74BE9" w:rsidRPr="00F74BE9">
        <w:t>examinação</w:t>
      </w:r>
      <w:proofErr w:type="spellEnd"/>
      <w:r w:rsidR="00F74BE9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F74BE9" w:rsidRPr="00F74BE9">
        <w:t>dos</w:t>
      </w:r>
      <w:r w:rsidR="00F74BE9" w:rsidRPr="00F74BE9">
        <w:t xml:space="preserve"> dados brutos com o objetivo de encontrar padrões e tirar conclusões sobre essa informação. </w:t>
      </w:r>
      <w:r w:rsidR="00A02898">
        <w:t xml:space="preserve">Você terá a oportunidade de </w:t>
      </w:r>
      <w:r w:rsidR="00F74BE9" w:rsidRPr="00F74BE9">
        <w:t>aplica</w:t>
      </w:r>
      <w:r w:rsidR="00A02898">
        <w:t>r</w:t>
      </w:r>
      <w:r w:rsidR="00F74BE9" w:rsidRPr="00F74BE9">
        <w:t xml:space="preserve"> um processo algorítmico ou mecânico para obter estas informações.</w:t>
      </w:r>
    </w:p>
    <w:p w:rsidR="000E7778" w:rsidRDefault="000E7778" w:rsidP="00BB3778">
      <w:pPr>
        <w:jc w:val="both"/>
      </w:pPr>
      <w:r>
        <w:rPr>
          <w:color w:val="FF0000"/>
        </w:rPr>
        <w:t xml:space="preserve">Os textos a seguir </w:t>
      </w:r>
      <w:r w:rsidR="00FD1C31">
        <w:rPr>
          <w:color w:val="FF0000"/>
        </w:rPr>
        <w:t>serão aplicados em todas</w:t>
      </w:r>
      <w:r>
        <w:rPr>
          <w:color w:val="FF0000"/>
        </w:rPr>
        <w:t xml:space="preserve"> </w:t>
      </w:r>
      <w:r w:rsidR="00FD1C31">
        <w:rPr>
          <w:color w:val="FF0000"/>
        </w:rPr>
        <w:t>as disciplinas</w:t>
      </w:r>
    </w:p>
    <w:p w:rsidR="00960C8E" w:rsidRPr="00775338" w:rsidRDefault="00BB3778" w:rsidP="008E1F79">
      <w:r w:rsidRPr="00775338">
        <w:t>[Espaçamento – pular linha]</w:t>
      </w:r>
    </w:p>
    <w:p w:rsidR="00AA37F8" w:rsidRPr="00775338" w:rsidRDefault="00AA37F8" w:rsidP="00BB3778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BB3778" w:rsidRPr="00775338" w:rsidRDefault="00BB3778" w:rsidP="00BB3778">
      <w:r w:rsidRPr="00775338">
        <w:t>[Espaçamento]</w:t>
      </w:r>
      <w:r w:rsidR="000E7778" w:rsidRPr="00775338">
        <w:t xml:space="preserve"> </w:t>
      </w:r>
    </w:p>
    <w:p w:rsidR="00AA37F8" w:rsidRPr="00775338" w:rsidRDefault="00AA37F8" w:rsidP="00BB3778">
      <w:pPr>
        <w:rPr>
          <w:b/>
        </w:rPr>
      </w:pPr>
      <w:r w:rsidRPr="00775338">
        <w:rPr>
          <w:b/>
        </w:rPr>
        <w:t>Interaç</w:t>
      </w:r>
      <w:r w:rsidR="00775338" w:rsidRPr="00775338">
        <w:rPr>
          <w:b/>
        </w:rPr>
        <w:t>ão no curso de Especialização</w:t>
      </w:r>
    </w:p>
    <w:p w:rsidR="00AA37F8" w:rsidRPr="00775338" w:rsidRDefault="00775338" w:rsidP="00BB3778">
      <w:pPr>
        <w:rPr>
          <w:b/>
        </w:rPr>
      </w:pPr>
      <w:r>
        <w:rPr>
          <w:b/>
        </w:rPr>
        <w:t>Como faço para interagir com o Docente?</w:t>
      </w:r>
    </w:p>
    <w:p w:rsidR="00775338" w:rsidRPr="00775338" w:rsidRDefault="00775338" w:rsidP="00AA37F8">
      <w:pPr>
        <w:jc w:val="both"/>
      </w:pPr>
      <w:r w:rsidRPr="00775338">
        <w:t>O Docente da sua disciplina planejou</w:t>
      </w:r>
      <w:r w:rsidR="00AA37F8" w:rsidRPr="00775338">
        <w:t xml:space="preserve"> aulas síncronas (ao vivo) e assíncronas (interação no </w:t>
      </w:r>
      <w:r w:rsidRPr="00775338">
        <w:t>f</w:t>
      </w:r>
      <w:r w:rsidR="00AA37F8" w:rsidRPr="00775338">
        <w:t>órum</w:t>
      </w:r>
      <w:r w:rsidRPr="00775338">
        <w:t xml:space="preserve"> “fale com o Docente”, fórum temático</w:t>
      </w:r>
      <w:r w:rsidR="00AA37F8" w:rsidRPr="00775338">
        <w:t xml:space="preserve">, disponibilização de Materiais Complementares etc.). Você não participou da aula síncrona (ao vivo)? Não se preocupe. A aula síncrona é gravada e você poderá acessá-la. </w:t>
      </w:r>
      <w:r w:rsidR="00AA37F8"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="00AA37F8" w:rsidRPr="00775338">
        <w:t>gravação fica</w:t>
      </w:r>
      <w:r w:rsidRPr="00775338">
        <w:t>rá</w:t>
      </w:r>
      <w:r w:rsidR="00AA37F8" w:rsidRPr="00775338">
        <w:t> disponível </w:t>
      </w:r>
      <w:r w:rsidRPr="00775338">
        <w:t>até o final do Bloco</w:t>
      </w:r>
      <w:r w:rsidR="00AA37F8" w:rsidRPr="00775338">
        <w:t xml:space="preserve">.  </w:t>
      </w:r>
    </w:p>
    <w:p w:rsidR="00AA37F8" w:rsidRPr="00775338" w:rsidRDefault="00AA37F8" w:rsidP="00AA37F8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 w:rsidR="00775338">
        <w:t xml:space="preserve"> Registre as suas dúvidas pedagógicas</w:t>
      </w:r>
      <w:r w:rsidRPr="00775338">
        <w:t xml:space="preserve"> </w:t>
      </w:r>
      <w:r w:rsidR="00775338">
        <w:t xml:space="preserve">no fórum </w:t>
      </w:r>
      <w:r w:rsidRPr="00775338">
        <w:rPr>
          <w:b/>
        </w:rPr>
        <w:t>“Fale com o Docente”</w:t>
      </w:r>
      <w:r w:rsidR="00775338">
        <w:t xml:space="preserve"> e nas aulas síncronas.</w:t>
      </w:r>
    </w:p>
    <w:p w:rsidR="00775338" w:rsidRPr="00775338" w:rsidRDefault="00775338" w:rsidP="00775338">
      <w:r w:rsidRPr="00775338">
        <w:t xml:space="preserve">[Espaçamento] </w:t>
      </w:r>
    </w:p>
    <w:p w:rsidR="000E7778" w:rsidRPr="00775338" w:rsidRDefault="000E7778" w:rsidP="00BB3778">
      <w:pPr>
        <w:rPr>
          <w:b/>
        </w:rPr>
      </w:pPr>
      <w:r w:rsidRPr="00775338">
        <w:rPr>
          <w:b/>
        </w:rPr>
        <w:t>Ambientação e Assistente da Jornada Acadêmica</w:t>
      </w:r>
    </w:p>
    <w:p w:rsidR="000E7778" w:rsidRPr="00775338" w:rsidRDefault="000E7778" w:rsidP="000E7778">
      <w:pPr>
        <w:jc w:val="both"/>
      </w:pPr>
      <w:r w:rsidRPr="00775338">
        <w:t>Precisa de ajuda</w:t>
      </w:r>
      <w:r w:rsidR="00775338">
        <w:t xml:space="preserve"> com a tecnologia, cronograma ou temas administrativos</w:t>
      </w:r>
      <w:r w:rsidRPr="00775338">
        <w:t>? Acesse a Ambie</w:t>
      </w:r>
      <w:r w:rsidR="00775338"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</w:t>
      </w:r>
      <w:r w:rsidRPr="00775338">
        <w:lastRenderedPageBreak/>
        <w:t xml:space="preserve">dúvida no Fórum </w:t>
      </w:r>
      <w:r w:rsidRPr="00775338">
        <w:rPr>
          <w:b/>
        </w:rPr>
        <w:t>“Fale com o Assistente da Jornada Acadêmica</w:t>
      </w:r>
      <w:r w:rsidRPr="00775338">
        <w:t xml:space="preserve">”.   Acesse a Ambientação e </w:t>
      </w:r>
      <w:r w:rsidR="00BB3778" w:rsidRPr="00775338">
        <w:t xml:space="preserve">veja como </w:t>
      </w:r>
      <w:r w:rsidRPr="00775338">
        <w:t>aproveitar ao</w:t>
      </w:r>
      <w:r w:rsidR="00BB3778" w:rsidRPr="00775338">
        <w:t xml:space="preserve"> </w:t>
      </w:r>
      <w:r w:rsidRPr="00775338">
        <w:t xml:space="preserve">máximo o </w:t>
      </w:r>
      <w:r w:rsidR="00BB3778" w:rsidRPr="00775338">
        <w:t>seu curso.</w:t>
      </w:r>
      <w:r w:rsidRPr="00775338">
        <w:t xml:space="preserve"> Este espaço tem o objetivo de proporcionar acolhimento, orientação e suporte.</w:t>
      </w:r>
    </w:p>
    <w:p w:rsidR="000E7778" w:rsidRPr="00775338" w:rsidRDefault="000E7778" w:rsidP="000E7778">
      <w:r w:rsidRPr="00775338">
        <w:t>[Espaçamento – pular linha]</w:t>
      </w:r>
    </w:p>
    <w:p w:rsidR="00BB3778" w:rsidRPr="00775338" w:rsidRDefault="000E7778" w:rsidP="00BB3778">
      <w:pPr>
        <w:rPr>
          <w:b/>
        </w:rPr>
      </w:pPr>
      <w:r w:rsidRPr="00775338">
        <w:rPr>
          <w:b/>
        </w:rPr>
        <w:t>Dê o próximo passo</w:t>
      </w:r>
    </w:p>
    <w:p w:rsidR="00BB3778" w:rsidRPr="00775338" w:rsidRDefault="00BB3778" w:rsidP="00BB3778">
      <w:r w:rsidRPr="00775338">
        <w:t>A PUC-Campinas deseja que a sua jornada seja repleta de muitas realizações.</w:t>
      </w:r>
    </w:p>
    <w:p w:rsidR="00BB3778" w:rsidRPr="00775338" w:rsidRDefault="00BB3778" w:rsidP="00BB3778">
      <w:r w:rsidRPr="00775338">
        <w:t>Bons momentos, boas experiências e, principalmente, bons estudos!</w:t>
      </w:r>
    </w:p>
    <w:p w:rsidR="00BB3778" w:rsidRPr="00775338" w:rsidRDefault="000E7778" w:rsidP="00BB3778">
      <w:r w:rsidRPr="00775338">
        <w:t>A</w:t>
      </w:r>
      <w:r w:rsidR="00BB3778" w:rsidRPr="00775338">
        <w:t>cessar o con</w:t>
      </w:r>
      <w:r w:rsidRPr="00775338">
        <w:t>teúdo disponibilizado a seguir.</w:t>
      </w:r>
    </w:p>
    <w:p w:rsidR="00A22E49" w:rsidRDefault="00A22E49" w:rsidP="00BB3778"/>
    <w:p w:rsidR="00F74BE9" w:rsidRDefault="00F74BE9" w:rsidP="00F74BE9">
      <w:pPr>
        <w:pStyle w:val="PargrafodaLista"/>
        <w:numPr>
          <w:ilvl w:val="0"/>
          <w:numId w:val="17"/>
        </w:numPr>
      </w:pPr>
      <w:r w:rsidRPr="00F74BE9">
        <w:rPr>
          <w:rFonts w:ascii="Arial" w:eastAsia="Times New Roman" w:hAnsi="Arial" w:cs="Arial"/>
          <w:b/>
          <w:bCs/>
          <w:color w:val="000000" w:themeColor="text1"/>
          <w:lang w:eastAsia="pt-BR"/>
        </w:rPr>
        <w:t>BANCO DE DADOS NÃO RELACIONAL</w:t>
      </w:r>
      <w:r>
        <w:t xml:space="preserve"> </w:t>
      </w:r>
    </w:p>
    <w:p w:rsidR="00F74BE9" w:rsidRDefault="00FD1C31" w:rsidP="00F74BE9">
      <w:r>
        <w:t xml:space="preserve">[Título – caixa alta, negrito] </w:t>
      </w:r>
      <w:r w:rsidR="00F74BE9" w:rsidRPr="00F74BE9">
        <w:rPr>
          <w:rFonts w:ascii="Arial" w:eastAsia="Times New Roman" w:hAnsi="Arial" w:cs="Arial"/>
          <w:b/>
          <w:bCs/>
          <w:color w:val="000000" w:themeColor="text1"/>
          <w:lang w:eastAsia="pt-BR"/>
        </w:rPr>
        <w:t>BANCO DE DADOS NÃO RELACIONAL</w:t>
      </w:r>
      <w:r w:rsidR="00F74BE9">
        <w:t xml:space="preserve"> </w:t>
      </w:r>
    </w:p>
    <w:p w:rsidR="00FD1C31" w:rsidRPr="00C56B78" w:rsidRDefault="00FD1C31" w:rsidP="00FD1C31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A02898" w:rsidRDefault="00F74BE9" w:rsidP="00187BFA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>
        <w:t>Nesta disciplina estuda</w:t>
      </w:r>
      <w:r w:rsidR="00187BFA">
        <w:t xml:space="preserve">remos 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 conceito de banco de dados não relacional e sua importância no contexto de Big Data. 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Estudaremos 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 diferenças entre bancos de dados relaciona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is e não relacionais. Conheceremos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os principais bancos de dados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NoSQL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existentes no mercado. </w:t>
      </w:r>
    </w:p>
    <w:p w:rsidR="00FD1C31" w:rsidRPr="00FD1C31" w:rsidRDefault="00A02898" w:rsidP="00187BFA">
      <w:pPr>
        <w:jc w:val="both"/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Oportunidade: </w:t>
      </w:r>
      <w:r w:rsidR="00F74BE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utilizar </w:t>
      </w:r>
      <w:r w:rsidR="00F74BE9" w:rsidRPr="00CE6FD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banco</w:t>
      </w:r>
      <w:r w:rsidR="00F74BE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</w:t>
      </w:r>
      <w:r w:rsidR="00F74BE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de dados </w:t>
      </w:r>
      <w:proofErr w:type="spellStart"/>
      <w:r w:rsidR="00F74BE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NoSQL</w:t>
      </w:r>
      <w:proofErr w:type="spellEnd"/>
      <w:r w:rsidR="00F74BE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FD1C31" w:rsidRPr="00FD1C31" w:rsidRDefault="00FD1C31" w:rsidP="00F74BE9">
      <w:pPr>
        <w:jc w:val="both"/>
      </w:pPr>
      <w:r w:rsidRPr="00FD1C31">
        <w:t xml:space="preserve">O Programa da disciplina contemplará: </w:t>
      </w:r>
      <w:r w:rsidR="00F74BE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</w:t>
      </w:r>
      <w:r w:rsidR="00F74BE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ancos de dados </w:t>
      </w:r>
      <w:proofErr w:type="spellStart"/>
      <w:r w:rsidR="00F74BE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NoSQL</w:t>
      </w:r>
      <w:proofErr w:type="spellEnd"/>
      <w:r w:rsidR="00F74BE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  <w:r w:rsidR="00F74BE9" w:rsidRPr="00CE6FD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Principais Bancos de Dados </w:t>
      </w:r>
      <w:proofErr w:type="spellStart"/>
      <w:r w:rsidR="00F74BE9" w:rsidRPr="00CE6FD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NoSQL</w:t>
      </w:r>
      <w:proofErr w:type="spellEnd"/>
      <w:r w:rsidR="00F74BE9" w:rsidRPr="00CE6FD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. Estudo comparativo entre banco de dados </w:t>
      </w:r>
      <w:proofErr w:type="spellStart"/>
      <w:r w:rsidR="00F74BE9" w:rsidRPr="00CE6FD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NoSQL</w:t>
      </w:r>
      <w:proofErr w:type="spellEnd"/>
      <w:r w:rsidR="00F74BE9" w:rsidRPr="00CE6FD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banco de dados relacional. Soluções de banco de dados para Big Data. Utilização de um banco de dados </w:t>
      </w:r>
      <w:proofErr w:type="spellStart"/>
      <w:r w:rsidR="00F74BE9" w:rsidRPr="00CE6FD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NoSQL</w:t>
      </w:r>
      <w:proofErr w:type="spellEnd"/>
      <w:r w:rsidR="00F74BE9" w:rsidRPr="00CE6FD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FD1C31" w:rsidRDefault="00FD1C31" w:rsidP="00FD1C31">
      <w:pPr>
        <w:jc w:val="both"/>
      </w:pPr>
      <w:r>
        <w:rPr>
          <w:color w:val="FF0000"/>
        </w:rPr>
        <w:t>Os textos a seguir serão aplicados em todas as disciplinas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Interação no curso de Especialização</w:t>
      </w:r>
    </w:p>
    <w:p w:rsidR="00FD1C31" w:rsidRPr="00775338" w:rsidRDefault="00FD1C31" w:rsidP="00FD1C31">
      <w:pPr>
        <w:rPr>
          <w:b/>
        </w:rPr>
      </w:pPr>
      <w:r>
        <w:rPr>
          <w:b/>
        </w:rPr>
        <w:t>Como faço para interagir com o Docente?</w:t>
      </w:r>
    </w:p>
    <w:p w:rsidR="00FD1C31" w:rsidRPr="00775338" w:rsidRDefault="00FD1C31" w:rsidP="00FD1C31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FD1C31" w:rsidRPr="00775338" w:rsidRDefault="00FD1C31" w:rsidP="00FD1C31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lastRenderedPageBreak/>
        <w:t>Ambientação e Assistente da Jornada Acadêmica</w:t>
      </w:r>
    </w:p>
    <w:p w:rsidR="00FD1C31" w:rsidRPr="00775338" w:rsidRDefault="00FD1C31" w:rsidP="00FD1C31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Dê o próximo passo</w:t>
      </w:r>
    </w:p>
    <w:p w:rsidR="00FD1C31" w:rsidRPr="00775338" w:rsidRDefault="00FD1C31" w:rsidP="00FD1C31">
      <w:r w:rsidRPr="00775338">
        <w:t>A PUC-Campinas deseja que a sua jornada seja repleta de muitas realizações.</w:t>
      </w:r>
    </w:p>
    <w:p w:rsidR="00FD1C31" w:rsidRPr="00775338" w:rsidRDefault="00FD1C31" w:rsidP="00FD1C31">
      <w:r w:rsidRPr="00775338">
        <w:t>Bons momentos, boas experiências e, principalmente, bons estudos!</w:t>
      </w:r>
    </w:p>
    <w:p w:rsidR="00FD1C31" w:rsidRDefault="00FD1C31" w:rsidP="00FD1C31">
      <w:r w:rsidRPr="00775338">
        <w:t>Acessar o conteúdo disponibilizado a seguir.</w:t>
      </w:r>
    </w:p>
    <w:p w:rsidR="00004904" w:rsidRPr="00775338" w:rsidRDefault="00004904" w:rsidP="00FD1C31"/>
    <w:p w:rsidR="00A27154" w:rsidRPr="00A27154" w:rsidRDefault="00A27154" w:rsidP="00A27154">
      <w:pPr>
        <w:pStyle w:val="PargrafodaLista"/>
        <w:numPr>
          <w:ilvl w:val="0"/>
          <w:numId w:val="17"/>
        </w:numPr>
        <w:rPr>
          <w:b/>
        </w:rPr>
      </w:pPr>
      <w:r w:rsidRPr="00A27154">
        <w:rPr>
          <w:rFonts w:ascii="Arial" w:eastAsia="Times New Roman" w:hAnsi="Arial" w:cs="Arial"/>
          <w:b/>
          <w:bCs/>
          <w:color w:val="000000" w:themeColor="text1"/>
          <w:lang w:eastAsia="pt-BR"/>
        </w:rPr>
        <w:t>MINERAÇÃO DE DADOS E BUSINESS INTELLIGENCE</w:t>
      </w:r>
    </w:p>
    <w:p w:rsidR="00A27154" w:rsidRPr="00A27154" w:rsidRDefault="00A27154" w:rsidP="00A27154">
      <w:pPr>
        <w:pStyle w:val="PargrafodaLista"/>
        <w:rPr>
          <w:b/>
        </w:rPr>
      </w:pPr>
      <w:r>
        <w:t xml:space="preserve"> </w:t>
      </w:r>
    </w:p>
    <w:p w:rsidR="00A27154" w:rsidRPr="00A27154" w:rsidRDefault="00FD1C31" w:rsidP="00A27154">
      <w:pPr>
        <w:rPr>
          <w:b/>
        </w:rPr>
      </w:pPr>
      <w:r>
        <w:t xml:space="preserve">[Título – caixa alta, negrito] </w:t>
      </w:r>
      <w:r w:rsidR="00A27154" w:rsidRPr="00A27154">
        <w:rPr>
          <w:rFonts w:ascii="Arial" w:eastAsia="Times New Roman" w:hAnsi="Arial" w:cs="Arial"/>
          <w:b/>
          <w:bCs/>
          <w:color w:val="000000" w:themeColor="text1"/>
          <w:lang w:eastAsia="pt-BR"/>
        </w:rPr>
        <w:t>MINERAÇÃO DE DADOS E BUSINESS INTELLIGENCE</w:t>
      </w:r>
      <w:r w:rsidR="00A27154">
        <w:t xml:space="preserve"> </w:t>
      </w:r>
    </w:p>
    <w:p w:rsidR="00FD1C31" w:rsidRPr="00C56B78" w:rsidRDefault="00FD1C31" w:rsidP="00FD1C31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FD1C31" w:rsidRPr="00FD1C31" w:rsidRDefault="00FD1C31" w:rsidP="00187BFA">
      <w:pPr>
        <w:jc w:val="both"/>
      </w:pPr>
      <w:r w:rsidRPr="00FD1C31">
        <w:t xml:space="preserve">Nesta disciplina </w:t>
      </w:r>
      <w:r w:rsidR="00A27154">
        <w:t>estudaremos</w:t>
      </w:r>
      <w:r w:rsidR="00A27154" w:rsidRPr="00A27154">
        <w:rPr>
          <w:rFonts w:ascii="Arial" w:hAnsi="Arial" w:cs="Arial"/>
          <w:sz w:val="20"/>
          <w:szCs w:val="20"/>
        </w:rPr>
        <w:t xml:space="preserve"> </w:t>
      </w:r>
      <w:r w:rsidR="00A27154" w:rsidRPr="000234EE">
        <w:rPr>
          <w:rFonts w:ascii="Arial" w:hAnsi="Arial" w:cs="Arial"/>
          <w:sz w:val="20"/>
          <w:szCs w:val="20"/>
        </w:rPr>
        <w:t>as principais tarefas relacionadas à Minera</w:t>
      </w:r>
      <w:r w:rsidR="00A02898">
        <w:rPr>
          <w:rFonts w:ascii="Arial" w:hAnsi="Arial" w:cs="Arial"/>
          <w:sz w:val="20"/>
          <w:szCs w:val="20"/>
        </w:rPr>
        <w:t xml:space="preserve">ção de Dados e suas aplicações, </w:t>
      </w:r>
      <w:r w:rsidR="00A27154" w:rsidRPr="000234EE">
        <w:rPr>
          <w:rFonts w:ascii="Arial" w:hAnsi="Arial" w:cs="Arial"/>
          <w:sz w:val="20"/>
          <w:szCs w:val="20"/>
        </w:rPr>
        <w:t xml:space="preserve">realizar a coleta, tratamento, organização e gerenciamento de dados. </w:t>
      </w:r>
      <w:r w:rsidR="00A02898">
        <w:rPr>
          <w:rFonts w:ascii="Arial" w:hAnsi="Arial" w:cs="Arial"/>
          <w:sz w:val="20"/>
          <w:szCs w:val="20"/>
        </w:rPr>
        <w:t xml:space="preserve">Nesta disciplina, você utilizará </w:t>
      </w:r>
      <w:r w:rsidR="00A27154" w:rsidRPr="000234EE">
        <w:rPr>
          <w:rFonts w:ascii="Arial" w:hAnsi="Arial" w:cs="Arial"/>
          <w:sz w:val="20"/>
          <w:szCs w:val="20"/>
        </w:rPr>
        <w:t>ferramentas de Business Intelligence (BI) no processo de tomada de decisão.</w:t>
      </w:r>
    </w:p>
    <w:p w:rsidR="00A27154" w:rsidRPr="000234EE" w:rsidRDefault="00FD1C31" w:rsidP="00A2715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D1C31">
        <w:t xml:space="preserve">O Programa da disciplina contemplará: </w:t>
      </w:r>
      <w:r w:rsidR="00A27154" w:rsidRPr="000234EE">
        <w:rPr>
          <w:rFonts w:ascii="Arial" w:hAnsi="Arial" w:cs="Arial"/>
          <w:sz w:val="20"/>
          <w:szCs w:val="20"/>
        </w:rPr>
        <w:t>Principais tarefas da Mineração de Dados. Execução da mineração de dados. Aplicações da Mineração de Dados. Visão geral sobre sistemas de suporte à decisão. O que é Business Intelligence (BI). Coleta, tratamento, organização e gerenciamento de informações aplicados à inteligência de negócios. Aplicação de BI no processo de tomada de decisões.</w:t>
      </w:r>
    </w:p>
    <w:p w:rsidR="00A27154" w:rsidRDefault="00A27154" w:rsidP="00FD1C31">
      <w:pPr>
        <w:jc w:val="both"/>
        <w:rPr>
          <w:color w:val="FF0000"/>
        </w:rPr>
      </w:pPr>
    </w:p>
    <w:p w:rsidR="00FD1C31" w:rsidRDefault="00FD1C31" w:rsidP="00FD1C31">
      <w:pPr>
        <w:jc w:val="both"/>
      </w:pPr>
      <w:r>
        <w:rPr>
          <w:color w:val="FF0000"/>
        </w:rPr>
        <w:t>Os textos a seguir serão aplicados em todas as disciplinas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Interação no curso de Especialização</w:t>
      </w:r>
    </w:p>
    <w:p w:rsidR="00FD1C31" w:rsidRPr="00775338" w:rsidRDefault="00FD1C31" w:rsidP="00FD1C31">
      <w:pPr>
        <w:rPr>
          <w:b/>
        </w:rPr>
      </w:pPr>
      <w:r>
        <w:rPr>
          <w:b/>
        </w:rPr>
        <w:t>Como faço para interagir com o Docente?</w:t>
      </w:r>
    </w:p>
    <w:p w:rsidR="00FD1C31" w:rsidRPr="00775338" w:rsidRDefault="00FD1C31" w:rsidP="00FD1C31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</w:t>
      </w:r>
      <w:r w:rsidRPr="00775338">
        <w:lastRenderedPageBreak/>
        <w:t xml:space="preserve">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FD1C31" w:rsidRPr="00775338" w:rsidRDefault="00FD1C31" w:rsidP="00FD1C31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Ambientação e Assistente da Jornada Acadêmica</w:t>
      </w:r>
    </w:p>
    <w:p w:rsidR="00FD1C31" w:rsidRPr="00775338" w:rsidRDefault="00FD1C31" w:rsidP="00FD1C31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Dê o próximo passo</w:t>
      </w:r>
    </w:p>
    <w:p w:rsidR="00FD1C31" w:rsidRPr="00775338" w:rsidRDefault="00FD1C31" w:rsidP="00FD1C31">
      <w:r w:rsidRPr="00775338">
        <w:t>A PUC-Campinas deseja que a sua jornada seja repleta de muitas realizações.</w:t>
      </w:r>
    </w:p>
    <w:p w:rsidR="00FD1C31" w:rsidRPr="00775338" w:rsidRDefault="00FD1C31" w:rsidP="00FD1C31">
      <w:r w:rsidRPr="00775338">
        <w:t>Bons momentos, boas experiências e, principalmente, bons estudos!</w:t>
      </w:r>
    </w:p>
    <w:p w:rsidR="00FD1C31" w:rsidRPr="00775338" w:rsidRDefault="00FD1C31" w:rsidP="00FD1C31">
      <w:r w:rsidRPr="00775338">
        <w:t>Acessar o conteúdo disponibilizado a seguir.</w:t>
      </w:r>
    </w:p>
    <w:p w:rsidR="00FD1C31" w:rsidRDefault="00FD1C31" w:rsidP="00FD1C31">
      <w:pPr>
        <w:rPr>
          <w:b/>
        </w:rPr>
      </w:pPr>
    </w:p>
    <w:p w:rsidR="002907CB" w:rsidRPr="002907CB" w:rsidRDefault="002907CB" w:rsidP="002907CB">
      <w:pPr>
        <w:pStyle w:val="PargrafodaLista"/>
        <w:numPr>
          <w:ilvl w:val="0"/>
          <w:numId w:val="17"/>
        </w:numPr>
        <w:rPr>
          <w:b/>
        </w:rPr>
      </w:pPr>
      <w:r w:rsidRPr="002907CB">
        <w:rPr>
          <w:rFonts w:ascii="Arial" w:eastAsia="Times New Roman" w:hAnsi="Arial" w:cs="Arial"/>
          <w:b/>
          <w:bCs/>
          <w:color w:val="000000" w:themeColor="text1"/>
          <w:lang w:eastAsia="pt-BR"/>
        </w:rPr>
        <w:t>Linguagem de Programação Python aplicada a Análise de Dados</w:t>
      </w:r>
      <w:r>
        <w:t xml:space="preserve"> </w:t>
      </w:r>
    </w:p>
    <w:p w:rsidR="00FD1C31" w:rsidRPr="002907CB" w:rsidRDefault="00FD1C31" w:rsidP="002907CB">
      <w:pPr>
        <w:rPr>
          <w:b/>
        </w:rPr>
      </w:pPr>
      <w:r>
        <w:t xml:space="preserve">[Título – caixa alta, negrito] </w:t>
      </w:r>
      <w:r w:rsidR="002907CB" w:rsidRPr="007D03C8">
        <w:rPr>
          <w:rFonts w:ascii="Arial" w:eastAsia="Times New Roman" w:hAnsi="Arial" w:cs="Arial"/>
          <w:b/>
          <w:bCs/>
          <w:color w:val="000000" w:themeColor="text1"/>
          <w:lang w:eastAsia="pt-BR"/>
        </w:rPr>
        <w:t>LINGUAGEM DE PROGRAMAÇÃO PYTHON APLICADA A ANÁLISE DE DADOS</w:t>
      </w:r>
    </w:p>
    <w:p w:rsidR="00FD1C31" w:rsidRPr="00C56B78" w:rsidRDefault="00FD1C31" w:rsidP="00FD1C31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187BFA" w:rsidRDefault="00FD1C31" w:rsidP="00FD1C31">
      <w:pPr>
        <w:jc w:val="both"/>
      </w:pPr>
      <w:r w:rsidRPr="00FD1C31">
        <w:t xml:space="preserve">Nesta disciplina </w:t>
      </w:r>
      <w:r w:rsidR="002907CB">
        <w:t xml:space="preserve">estudaremos </w:t>
      </w:r>
      <w:r w:rsidR="002907CB" w:rsidRPr="001A16AF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os 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principais recursos da linguagem Python para manipulação de arquivos, acesso a bancos de dados e análise de dados. 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Você aprenderá a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="002907CB" w:rsidRPr="00417F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manipular, processar, limpar e extrair informações de conjuntos de dados em Python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  <w:r w:rsidR="00187BFA">
        <w:t xml:space="preserve"> </w:t>
      </w:r>
    </w:p>
    <w:p w:rsidR="00FD1C31" w:rsidRPr="00FD1C31" w:rsidRDefault="00FD1C31" w:rsidP="00187BFA">
      <w:pPr>
        <w:jc w:val="both"/>
      </w:pPr>
      <w:r w:rsidRPr="00FD1C31">
        <w:t xml:space="preserve">O Programa da disciplina contemplará: </w:t>
      </w:r>
      <w:r w:rsidR="002907CB" w:rsidRPr="00BE1EF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Tipos e Estruturas de Dados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em Python. Manipulação de arquivos estruturados e acesso a b</w:t>
      </w:r>
      <w:r w:rsidR="002907CB" w:rsidRPr="00BE1EF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anco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 de d</w:t>
      </w:r>
      <w:r w:rsidR="002907CB" w:rsidRPr="00BE1EF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ados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em Python. Bibliotecas em</w:t>
      </w:r>
      <w:r w:rsidR="002907CB" w:rsidRPr="00BE1EF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Python para 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análise de d</w:t>
      </w:r>
      <w:r w:rsidR="002907CB" w:rsidRPr="00BE1EF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ados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Tratamento de dados em Python: limpeza, preparação, junção, combinação e reformatação. Agregação de dados e operações em grupos em Python. Manipulação de séries temporais em Python.</w:t>
      </w:r>
    </w:p>
    <w:p w:rsidR="00FD1C31" w:rsidRDefault="00FD1C31" w:rsidP="00FD1C31">
      <w:pPr>
        <w:jc w:val="both"/>
      </w:pPr>
      <w:r>
        <w:rPr>
          <w:color w:val="FF0000"/>
        </w:rPr>
        <w:t>Os textos a seguir serão aplicados em todas as disciplinas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775338" w:rsidRDefault="00FD1C31" w:rsidP="00FD1C31">
      <w:r w:rsidRPr="00775338">
        <w:lastRenderedPageBreak/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Interação no curso de Especialização</w:t>
      </w:r>
    </w:p>
    <w:p w:rsidR="00FD1C31" w:rsidRPr="00775338" w:rsidRDefault="00FD1C31" w:rsidP="00FD1C31">
      <w:pPr>
        <w:rPr>
          <w:b/>
        </w:rPr>
      </w:pPr>
      <w:r>
        <w:rPr>
          <w:b/>
        </w:rPr>
        <w:t>Como faço para interagir com o Docente?</w:t>
      </w:r>
    </w:p>
    <w:p w:rsidR="00FD1C31" w:rsidRPr="00775338" w:rsidRDefault="00FD1C31" w:rsidP="00FD1C31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FD1C31" w:rsidRPr="00775338" w:rsidRDefault="00FD1C31" w:rsidP="00FD1C31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Ambientação e Assistente da Jornada Acadêmica</w:t>
      </w:r>
    </w:p>
    <w:p w:rsidR="00FD1C31" w:rsidRPr="00775338" w:rsidRDefault="00FD1C31" w:rsidP="00FD1C31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Dê o próximo passo</w:t>
      </w:r>
    </w:p>
    <w:p w:rsidR="00FD1C31" w:rsidRPr="00775338" w:rsidRDefault="00FD1C31" w:rsidP="00FD1C31">
      <w:r w:rsidRPr="00775338">
        <w:t>A PUC-Campinas deseja que a sua jornada seja repleta de muitas realizações.</w:t>
      </w:r>
    </w:p>
    <w:p w:rsidR="00FD1C31" w:rsidRPr="00775338" w:rsidRDefault="00FD1C31" w:rsidP="00FD1C31">
      <w:r w:rsidRPr="00775338">
        <w:t>Bons momentos, boas experiências e, principalmente, bons estudos!</w:t>
      </w:r>
    </w:p>
    <w:p w:rsidR="00FD1C31" w:rsidRPr="00775338" w:rsidRDefault="00FD1C31" w:rsidP="00FD1C31">
      <w:r w:rsidRPr="00775338">
        <w:t>Acessar o conteúdo disponibilizado a seguir.</w:t>
      </w:r>
    </w:p>
    <w:p w:rsidR="00A22E49" w:rsidRPr="001114D4" w:rsidRDefault="00A22E49" w:rsidP="00BB3778">
      <w:pPr>
        <w:rPr>
          <w:b/>
        </w:rPr>
      </w:pPr>
    </w:p>
    <w:p w:rsidR="002907CB" w:rsidRDefault="002907CB" w:rsidP="002907CB">
      <w:pPr>
        <w:pStyle w:val="PargrafodaLista"/>
        <w:numPr>
          <w:ilvl w:val="0"/>
          <w:numId w:val="17"/>
        </w:numPr>
      </w:pPr>
      <w:r w:rsidRPr="002907CB">
        <w:rPr>
          <w:rFonts w:ascii="Arial" w:eastAsia="Times New Roman" w:hAnsi="Arial" w:cs="Arial"/>
          <w:b/>
          <w:bCs/>
          <w:color w:val="000000" w:themeColor="text1"/>
          <w:lang w:eastAsia="pt-BR"/>
        </w:rPr>
        <w:t>Linguagem de Programação Python aplicada a Visualização de Dados</w:t>
      </w:r>
      <w:r>
        <w:t xml:space="preserve"> </w:t>
      </w:r>
    </w:p>
    <w:p w:rsidR="002907CB" w:rsidRDefault="00FD1C31" w:rsidP="002907CB">
      <w:r>
        <w:t xml:space="preserve">[Título – caixa alta, negrito] </w:t>
      </w:r>
      <w:r w:rsidR="002907CB" w:rsidRPr="007D03C8">
        <w:rPr>
          <w:rFonts w:ascii="Arial" w:eastAsia="Times New Roman" w:hAnsi="Arial" w:cs="Arial"/>
          <w:b/>
          <w:bCs/>
          <w:color w:val="000000" w:themeColor="text1"/>
          <w:lang w:eastAsia="pt-BR"/>
        </w:rPr>
        <w:t>LINGUAGEM DE PROGRAMAÇÃO PYTHON APLICADA A VISUALIZAÇÃO DE DADOS</w:t>
      </w:r>
    </w:p>
    <w:p w:rsidR="00FD1C31" w:rsidRPr="00C56B78" w:rsidRDefault="00FD1C31" w:rsidP="00FD1C31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1114D4" w:rsidRDefault="00FD1C31" w:rsidP="00187BFA">
      <w:pPr>
        <w:jc w:val="both"/>
      </w:pPr>
      <w:r w:rsidRPr="00FD1C31">
        <w:t xml:space="preserve">Nesta disciplina 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estudaremos</w:t>
      </w:r>
      <w:r w:rsidR="002907CB" w:rsidRPr="001A16AF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os 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principais recursos da linguagem Python para visualização de dados. 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Você aprenderá a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gerar diferentes tipos de visualização </w:t>
      </w:r>
      <w:r w:rsidR="002907CB" w:rsidRPr="00417F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 dados em Python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FD1C31" w:rsidRPr="00FD1C31" w:rsidRDefault="00FD1C31" w:rsidP="00187BFA">
      <w:pPr>
        <w:jc w:val="both"/>
      </w:pPr>
      <w:r w:rsidRPr="00FD1C31">
        <w:t xml:space="preserve">O Programa da disciplina contemplará: 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que é v</w:t>
      </w:r>
      <w:r w:rsidR="002907CB" w:rsidRPr="00A3590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isualização de dados e suas aplicações. Visualização de informações e análise visual. 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</w:t>
      </w:r>
      <w:r w:rsidR="002907CB" w:rsidRPr="00A3590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ipos de dados, representações visuais e princípios de interação</w:t>
      </w:r>
      <w:r w:rsidR="002907CB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Visualização de dados multidimensionais. Bibliotecas em Python para a visualização de dados. Plotagem e visualização de dados em Python.</w:t>
      </w:r>
    </w:p>
    <w:p w:rsidR="00FD1C31" w:rsidRDefault="00FD1C31" w:rsidP="00FD1C31">
      <w:pPr>
        <w:jc w:val="both"/>
      </w:pPr>
      <w:r>
        <w:rPr>
          <w:color w:val="FF0000"/>
        </w:rPr>
        <w:t>Os textos a seguir serão aplicados em todas as disciplinas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r w:rsidRPr="00775338">
        <w:lastRenderedPageBreak/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Interação no curso de Especialização</w:t>
      </w:r>
    </w:p>
    <w:p w:rsidR="00FD1C31" w:rsidRPr="00775338" w:rsidRDefault="00FD1C31" w:rsidP="00FD1C31">
      <w:pPr>
        <w:rPr>
          <w:b/>
        </w:rPr>
      </w:pPr>
      <w:r>
        <w:rPr>
          <w:b/>
        </w:rPr>
        <w:t>Como faço para interagir com o Docente?</w:t>
      </w:r>
    </w:p>
    <w:p w:rsidR="00FD1C31" w:rsidRPr="00775338" w:rsidRDefault="00FD1C31" w:rsidP="00FD1C31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FD1C31" w:rsidRPr="00775338" w:rsidRDefault="00FD1C31" w:rsidP="00FD1C31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Ambientação e Assistente da Jornada Acadêmica</w:t>
      </w:r>
    </w:p>
    <w:p w:rsidR="00FD1C31" w:rsidRPr="00775338" w:rsidRDefault="00FD1C31" w:rsidP="00FD1C31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Dê o próximo passo</w:t>
      </w:r>
    </w:p>
    <w:p w:rsidR="00FD1C31" w:rsidRPr="00775338" w:rsidRDefault="00FD1C31" w:rsidP="00FD1C31">
      <w:r w:rsidRPr="00775338">
        <w:t>A PUC-Campinas deseja que a sua jornada seja repleta de muitas realizações.</w:t>
      </w:r>
    </w:p>
    <w:p w:rsidR="00FD1C31" w:rsidRPr="00775338" w:rsidRDefault="00FD1C31" w:rsidP="00FD1C31">
      <w:r w:rsidRPr="00775338">
        <w:t>Bons momentos, boas experiências e, principalmente, bons estudos!</w:t>
      </w:r>
    </w:p>
    <w:p w:rsidR="00FD1C31" w:rsidRPr="00775338" w:rsidRDefault="00FD1C31" w:rsidP="00FD1C31">
      <w:r w:rsidRPr="00775338">
        <w:t>Acessar o conteúdo disponibilizado a seguir.</w:t>
      </w:r>
    </w:p>
    <w:p w:rsidR="00187BFA" w:rsidRDefault="00187BFA" w:rsidP="001114D4"/>
    <w:p w:rsidR="002907CB" w:rsidRDefault="002907CB" w:rsidP="002907CB">
      <w:pPr>
        <w:pStyle w:val="PargrafodaLista"/>
        <w:numPr>
          <w:ilvl w:val="0"/>
          <w:numId w:val="17"/>
        </w:numPr>
      </w:pPr>
      <w:r w:rsidRPr="002907CB">
        <w:rPr>
          <w:rFonts w:ascii="Arial" w:eastAsia="Times New Roman" w:hAnsi="Arial" w:cs="Arial"/>
          <w:b/>
          <w:bCs/>
          <w:color w:val="000000" w:themeColor="text1"/>
          <w:lang w:eastAsia="pt-BR"/>
        </w:rPr>
        <w:t>Projeto de Ciência de Dados</w:t>
      </w:r>
      <w:r>
        <w:t xml:space="preserve"> </w:t>
      </w:r>
    </w:p>
    <w:p w:rsidR="00187BFA" w:rsidRDefault="001114D4" w:rsidP="002907CB">
      <w:r>
        <w:t xml:space="preserve">[Título – caixa alta, negrito] </w:t>
      </w:r>
      <w:r w:rsidR="002907CB" w:rsidRPr="0085507E">
        <w:rPr>
          <w:rFonts w:ascii="Arial" w:eastAsia="Times New Roman" w:hAnsi="Arial" w:cs="Arial"/>
          <w:b/>
          <w:bCs/>
          <w:color w:val="000000" w:themeColor="text1"/>
          <w:lang w:eastAsia="pt-BR"/>
        </w:rPr>
        <w:t>PROJETO DE CIÊNCIA DE DADOS</w:t>
      </w: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1114D4" w:rsidRDefault="001114D4" w:rsidP="001114D4">
      <w:pPr>
        <w:jc w:val="both"/>
      </w:pPr>
      <w:r w:rsidRPr="00FD1C31">
        <w:t xml:space="preserve">Nesta disciplina </w:t>
      </w:r>
      <w:r w:rsidR="009467F9">
        <w:t>você será c</w:t>
      </w:r>
      <w:r w:rsidR="009467F9" w:rsidRPr="000234EE">
        <w:rPr>
          <w:rFonts w:ascii="Arial" w:hAnsi="Arial" w:cs="Arial"/>
          <w:sz w:val="20"/>
          <w:szCs w:val="20"/>
        </w:rPr>
        <w:t>apacita</w:t>
      </w:r>
      <w:r w:rsidR="009467F9">
        <w:rPr>
          <w:rFonts w:ascii="Arial" w:hAnsi="Arial" w:cs="Arial"/>
          <w:sz w:val="20"/>
          <w:szCs w:val="20"/>
        </w:rPr>
        <w:t>do</w:t>
      </w:r>
      <w:r w:rsidR="009467F9" w:rsidRPr="000234EE">
        <w:rPr>
          <w:rFonts w:ascii="Arial" w:hAnsi="Arial" w:cs="Arial"/>
          <w:sz w:val="20"/>
          <w:szCs w:val="20"/>
        </w:rPr>
        <w:t xml:space="preserve"> a realizar todas as fases de um projeto de ciência de dados, compreendendo a coleta, tratamento, organização, </w:t>
      </w:r>
      <w:r w:rsidR="009467F9" w:rsidRPr="000234E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visualização, extração de informações e análise de um conjunto de dados.</w:t>
      </w:r>
    </w:p>
    <w:p w:rsidR="001114D4" w:rsidRPr="00FD1C31" w:rsidRDefault="001114D4" w:rsidP="001114D4">
      <w:pPr>
        <w:jc w:val="both"/>
      </w:pPr>
      <w:r w:rsidRPr="00FD1C31">
        <w:t xml:space="preserve">O Programa da disciplina contemplará: </w:t>
      </w:r>
      <w:r w:rsidR="009467F9" w:rsidRPr="000234E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Elaboração de </w:t>
      </w:r>
      <w:r w:rsidR="009467F9" w:rsidRPr="000234EE">
        <w:rPr>
          <w:rFonts w:ascii="Arial" w:hAnsi="Arial" w:cs="Arial"/>
          <w:sz w:val="20"/>
          <w:szCs w:val="20"/>
        </w:rPr>
        <w:t>todas as fases de</w:t>
      </w:r>
      <w:r w:rsidR="009467F9" w:rsidRPr="000234E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um projeto de ciência de dados realizado sob a orientação de um docente.</w:t>
      </w:r>
    </w:p>
    <w:p w:rsidR="001114D4" w:rsidRDefault="001114D4" w:rsidP="001114D4">
      <w:pPr>
        <w:jc w:val="both"/>
      </w:pPr>
      <w:r>
        <w:rPr>
          <w:color w:val="FF0000"/>
        </w:rPr>
        <w:lastRenderedPageBreak/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Pr="00775338" w:rsidRDefault="001114D4" w:rsidP="001114D4">
      <w:r w:rsidRPr="00775338">
        <w:t>Acessar o conteúdo disponibilizado a seguir.</w:t>
      </w:r>
    </w:p>
    <w:p w:rsidR="00A22E49" w:rsidRDefault="00A22E49" w:rsidP="00BB3778"/>
    <w:p w:rsidR="00A22E49" w:rsidRDefault="00A22E49" w:rsidP="00BB3778"/>
    <w:p w:rsidR="009467F9" w:rsidRDefault="009467F9" w:rsidP="00BB3778"/>
    <w:p w:rsidR="009467F9" w:rsidRDefault="009467F9" w:rsidP="00BB3778"/>
    <w:p w:rsidR="00A22E49" w:rsidRDefault="00A22E49" w:rsidP="00BB3778"/>
    <w:p w:rsidR="00A22E49" w:rsidRDefault="00A22E49" w:rsidP="00BB3778"/>
    <w:p w:rsidR="009467F9" w:rsidRDefault="009467F9" w:rsidP="009467F9">
      <w:pPr>
        <w:pStyle w:val="PargrafodaLista"/>
        <w:numPr>
          <w:ilvl w:val="0"/>
          <w:numId w:val="17"/>
        </w:numPr>
      </w:pPr>
      <w:r w:rsidRPr="009467F9">
        <w:rPr>
          <w:rFonts w:ascii="Arial" w:eastAsia="Times New Roman" w:hAnsi="Arial" w:cs="Arial"/>
          <w:b/>
          <w:bCs/>
          <w:color w:val="000000" w:themeColor="text1"/>
          <w:lang w:eastAsia="pt-BR"/>
        </w:rPr>
        <w:lastRenderedPageBreak/>
        <w:t>Aplicações de Machine Learning</w:t>
      </w:r>
      <w:r>
        <w:t xml:space="preserve"> </w:t>
      </w:r>
    </w:p>
    <w:p w:rsidR="00187BFA" w:rsidRDefault="001114D4" w:rsidP="001114D4">
      <w:r>
        <w:t xml:space="preserve">[Título – caixa alta, negrito] </w:t>
      </w:r>
      <w:r w:rsidR="009467F9" w:rsidRPr="0085507E">
        <w:rPr>
          <w:rFonts w:ascii="Arial" w:eastAsia="Times New Roman" w:hAnsi="Arial" w:cs="Arial"/>
          <w:b/>
          <w:bCs/>
          <w:color w:val="000000" w:themeColor="text1"/>
          <w:lang w:eastAsia="pt-BR"/>
        </w:rPr>
        <w:t>APLICAÇÕES DE MACHINE LEARNING</w:t>
      </w: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1114D4" w:rsidRDefault="001114D4" w:rsidP="00187BFA">
      <w:pPr>
        <w:jc w:val="both"/>
      </w:pPr>
      <w:r w:rsidRPr="00FD1C31">
        <w:t xml:space="preserve">Nesta disciplina </w:t>
      </w:r>
      <w:r w:rsidR="00187BFA">
        <w:t xml:space="preserve">analisaremos </w:t>
      </w:r>
      <w:r w:rsidR="009467F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os principais conceitos relacionados ao Aprendizado de Máquina e suas aplicações. </w:t>
      </w:r>
      <w:r w:rsidR="00B94E8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docente apresentará</w:t>
      </w:r>
      <w:r w:rsidR="009467F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as etapas envolvidas em projetos de Aprendizado de Máquina.</w:t>
      </w:r>
    </w:p>
    <w:p w:rsidR="001114D4" w:rsidRPr="00FD1C31" w:rsidRDefault="001114D4" w:rsidP="001114D4">
      <w:pPr>
        <w:jc w:val="both"/>
      </w:pPr>
      <w:r w:rsidRPr="00FD1C31">
        <w:t xml:space="preserve">O Programa da disciplina contemplará: </w:t>
      </w:r>
      <w:r w:rsidR="009467F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que é Aprendizado de Máquina.</w:t>
      </w:r>
      <w:r w:rsidR="009467F9" w:rsidRPr="00A3590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Abordagens para o Aprendizado </w:t>
      </w:r>
      <w:r w:rsidR="009467F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 Máquina: Supervisionado, Não-supervisionado e por Reforço. Métricas para avaliação e validação de resultados. Aplicações de machine learning em processamento de imagens. Aplicações de machine learning em processamento de linguagem natural.</w:t>
      </w:r>
    </w:p>
    <w:p w:rsidR="001114D4" w:rsidRDefault="001114D4" w:rsidP="001114D4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lastRenderedPageBreak/>
        <w:t>Bons momentos, boas experiências e, principalmente, bons estudos!</w:t>
      </w:r>
    </w:p>
    <w:p w:rsidR="001114D4" w:rsidRDefault="001114D4" w:rsidP="001114D4">
      <w:r w:rsidRPr="00775338">
        <w:t>Acessar o conteúdo disponibilizado a seguir.</w:t>
      </w:r>
    </w:p>
    <w:p w:rsidR="00187BFA" w:rsidRDefault="00187BFA" w:rsidP="001114D4"/>
    <w:p w:rsidR="00187BFA" w:rsidRPr="00775338" w:rsidRDefault="00187BFA" w:rsidP="001114D4"/>
    <w:p w:rsidR="00E86979" w:rsidRPr="00E86979" w:rsidRDefault="00E86979" w:rsidP="00E86979">
      <w:pPr>
        <w:pStyle w:val="PargrafodaLista"/>
        <w:numPr>
          <w:ilvl w:val="0"/>
          <w:numId w:val="17"/>
        </w:numPr>
      </w:pPr>
      <w:r w:rsidRPr="00E86979">
        <w:rPr>
          <w:rFonts w:ascii="Arial" w:eastAsia="Times New Roman" w:hAnsi="Arial" w:cs="Arial"/>
          <w:b/>
          <w:bCs/>
          <w:color w:val="000000" w:themeColor="text1"/>
          <w:lang w:eastAsia="pt-BR"/>
        </w:rPr>
        <w:t>Linguagem de Programação Python aplicada a Machine Learning</w:t>
      </w:r>
    </w:p>
    <w:p w:rsidR="001114D4" w:rsidRDefault="00E86979" w:rsidP="00E86979">
      <w:r>
        <w:t>[</w:t>
      </w:r>
      <w:r w:rsidR="001114D4">
        <w:t xml:space="preserve">Título – caixa alta, negrito] </w:t>
      </w:r>
      <w:r w:rsidRPr="0085507E">
        <w:rPr>
          <w:rFonts w:ascii="Arial" w:eastAsia="Times New Roman" w:hAnsi="Arial" w:cs="Arial"/>
          <w:b/>
          <w:bCs/>
          <w:color w:val="000000" w:themeColor="text1"/>
          <w:lang w:eastAsia="pt-BR"/>
        </w:rPr>
        <w:t>LINGUAGEM DE PROGRAMAÇÃO PYTHON APLICADA A MACHINE LEARNING</w:t>
      </w: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B94E82" w:rsidRDefault="001114D4" w:rsidP="00187BFA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FD1C31">
        <w:t xml:space="preserve">Nesta disciplina </w:t>
      </w:r>
      <w:r w:rsidR="00187BFA">
        <w:t xml:space="preserve">analisaremos </w:t>
      </w:r>
      <w:r w:rsidR="00E86979" w:rsidRPr="001A16AF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os </w:t>
      </w:r>
      <w:r w:rsidR="00E8697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principais recursos da linguagem Python</w:t>
      </w:r>
      <w:r w:rsidR="00B94E8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para o aprendizado de máquina,</w:t>
      </w:r>
      <w:r w:rsidR="00E8697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realizar as fases de engenharia de features e redução de dimensionalidade em conjuntos de dados. </w:t>
      </w:r>
    </w:p>
    <w:p w:rsidR="001114D4" w:rsidRDefault="00B94E82" w:rsidP="00187BFA">
      <w:pPr>
        <w:jc w:val="both"/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Oportunidade: </w:t>
      </w:r>
      <w:r w:rsidR="00E8697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implementar e validar modelos preditivos</w:t>
      </w:r>
      <w:r w:rsidR="00E86979" w:rsidRPr="00417F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em Python</w:t>
      </w:r>
      <w:r w:rsidR="00E8697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E86979" w:rsidRDefault="001114D4" w:rsidP="00E86979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FD1C31">
        <w:t xml:space="preserve">O Programa da disciplina contemplará: </w:t>
      </w:r>
      <w:r w:rsidR="00E8697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Manipulação de </w:t>
      </w:r>
      <w:proofErr w:type="spellStart"/>
      <w:r w:rsidR="00E8697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datasets</w:t>
      </w:r>
      <w:proofErr w:type="spellEnd"/>
      <w:r w:rsidR="00E8697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em Python. Bibliotecas de Python para Machine Learning. Engenharia de features e redução de dimensionalidade em Python. Implementação e validação de modelos preditivos em Python.</w:t>
      </w:r>
    </w:p>
    <w:p w:rsidR="001114D4" w:rsidRDefault="001114D4" w:rsidP="00E86979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 xml:space="preserve">”.   Acesse a Ambientação e veja </w:t>
      </w:r>
      <w:r w:rsidRPr="00775338">
        <w:lastRenderedPageBreak/>
        <w:t>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Pr="00775338" w:rsidRDefault="001114D4" w:rsidP="001114D4">
      <w:r w:rsidRPr="00775338">
        <w:t>Acessar o conteúdo disponibilizado a seguir.</w:t>
      </w:r>
    </w:p>
    <w:p w:rsidR="00A22E49" w:rsidRDefault="00A22E49" w:rsidP="00BB3778"/>
    <w:p w:rsidR="00D80641" w:rsidRDefault="00D80641" w:rsidP="00D80641">
      <w:pPr>
        <w:pStyle w:val="PargrafodaLista"/>
        <w:numPr>
          <w:ilvl w:val="0"/>
          <w:numId w:val="17"/>
        </w:numPr>
      </w:pPr>
      <w:r w:rsidRPr="00D80641">
        <w:rPr>
          <w:rFonts w:ascii="Arial" w:eastAsia="Times New Roman" w:hAnsi="Arial" w:cs="Arial"/>
          <w:b/>
          <w:bCs/>
          <w:color w:val="000000" w:themeColor="text1"/>
          <w:lang w:eastAsia="pt-BR"/>
        </w:rPr>
        <w:t>Machine Learning - Aprendizado Supervisionado</w:t>
      </w:r>
      <w:r>
        <w:t xml:space="preserve"> </w:t>
      </w:r>
    </w:p>
    <w:p w:rsidR="001114D4" w:rsidRDefault="001114D4" w:rsidP="00D80641">
      <w:r>
        <w:t xml:space="preserve">[Título – caixa alta, negrito] </w:t>
      </w:r>
      <w:r w:rsidR="00D80641" w:rsidRPr="008D5A25">
        <w:rPr>
          <w:rFonts w:ascii="Arial" w:eastAsia="Times New Roman" w:hAnsi="Arial" w:cs="Arial"/>
          <w:b/>
          <w:bCs/>
          <w:color w:val="000000" w:themeColor="text1"/>
          <w:lang w:eastAsia="pt-BR"/>
        </w:rPr>
        <w:t>MACHINE LEARNING - APRENDIZADO SUPERVISIONADO</w:t>
      </w: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1114D4" w:rsidRDefault="001114D4" w:rsidP="00BC7CD5">
      <w:pPr>
        <w:jc w:val="both"/>
      </w:pPr>
      <w:r w:rsidRPr="00FD1C31">
        <w:t xml:space="preserve">Nesta disciplina </w:t>
      </w:r>
      <w:r w:rsidR="00D80641">
        <w:t xml:space="preserve">estudaremos </w:t>
      </w:r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os principais algoritmos de Aprendizado de Máquina Supervisionado. </w:t>
      </w:r>
      <w:r w:rsidR="00B94E8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Você </w:t>
      </w:r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implementar</w:t>
      </w:r>
      <w:r w:rsidR="00B94E8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á</w:t>
      </w:r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validar</w:t>
      </w:r>
      <w:r w:rsidR="00B94E8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á</w:t>
      </w:r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modelos preditivos utilizando algoritmos de Aprendizado de Máquina Supervisionado.</w:t>
      </w:r>
      <w:bookmarkStart w:id="0" w:name="_GoBack"/>
      <w:bookmarkEnd w:id="0"/>
    </w:p>
    <w:p w:rsidR="001114D4" w:rsidRPr="00FD1C31" w:rsidRDefault="001114D4" w:rsidP="00BC7CD5">
      <w:pPr>
        <w:jc w:val="both"/>
      </w:pPr>
      <w:r w:rsidRPr="00FD1C31">
        <w:t xml:space="preserve">O Programa da disciplina contemplará: </w:t>
      </w:r>
      <w:proofErr w:type="spellStart"/>
      <w:r w:rsidR="00D80641" w:rsidRPr="00F95790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Regressão</w:t>
      </w:r>
      <w:proofErr w:type="spellEnd"/>
      <w:r w:rsidR="00D80641" w:rsidRPr="00F95790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 xml:space="preserve">, </w:t>
      </w:r>
      <w:proofErr w:type="spellStart"/>
      <w:r w:rsidR="00D80641" w:rsidRPr="00F95790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Classificação</w:t>
      </w:r>
      <w:proofErr w:type="spellEnd"/>
      <w:r w:rsidR="00D80641" w:rsidRPr="00F95790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 xml:space="preserve">, </w:t>
      </w:r>
      <w:proofErr w:type="spellStart"/>
      <w:r w:rsidR="00D80641" w:rsidRPr="00F95790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Árvo</w:t>
      </w:r>
      <w:proofErr w:type="spellEnd"/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res de Decisão</w:t>
      </w:r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</w:t>
      </w:r>
      <w:proofErr w:type="spellStart"/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Random</w:t>
      </w:r>
      <w:proofErr w:type="spellEnd"/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Forest, </w:t>
      </w:r>
      <w:proofErr w:type="spellStart"/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Naive</w:t>
      </w:r>
      <w:proofErr w:type="spellEnd"/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Bayes</w:t>
      </w:r>
      <w:proofErr w:type="spellEnd"/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</w:t>
      </w:r>
      <w:proofErr w:type="spellStart"/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</w:t>
      </w:r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arest</w:t>
      </w:r>
      <w:proofErr w:type="spellEnd"/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Neighbours</w:t>
      </w:r>
      <w:proofErr w:type="spellEnd"/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(</w:t>
      </w:r>
      <w:proofErr w:type="spellStart"/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KNN</w:t>
      </w:r>
      <w:proofErr w:type="spellEnd"/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),</w:t>
      </w:r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Support</w:t>
      </w:r>
      <w:proofErr w:type="spellEnd"/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Vector </w:t>
      </w:r>
      <w:proofErr w:type="spellStart"/>
      <w:r w:rsidR="00D80641" w:rsidRPr="00377739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Machines</w:t>
      </w:r>
      <w:proofErr w:type="spellEnd"/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(</w:t>
      </w:r>
      <w:proofErr w:type="spellStart"/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SVM</w:t>
      </w:r>
      <w:proofErr w:type="spellEnd"/>
      <w:r w:rsidR="00D80641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 e Redes Neurais.</w:t>
      </w:r>
    </w:p>
    <w:p w:rsidR="001114D4" w:rsidRDefault="001114D4" w:rsidP="001114D4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lastRenderedPageBreak/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Pr="00775338" w:rsidRDefault="001114D4" w:rsidP="001114D4">
      <w:r w:rsidRPr="00775338">
        <w:t>Acessar o conteúdo disponibilizado a seguir.</w:t>
      </w:r>
    </w:p>
    <w:p w:rsidR="00A22E49" w:rsidRDefault="00A22E49" w:rsidP="00BB3778"/>
    <w:p w:rsidR="00A02898" w:rsidRPr="00A02898" w:rsidRDefault="00A02898" w:rsidP="00A02898">
      <w:pPr>
        <w:pStyle w:val="PargrafodaLista"/>
        <w:numPr>
          <w:ilvl w:val="0"/>
          <w:numId w:val="17"/>
        </w:numPr>
        <w:rPr>
          <w:b/>
        </w:rPr>
      </w:pPr>
      <w:r w:rsidRPr="00A02898">
        <w:rPr>
          <w:rFonts w:ascii="Arial" w:eastAsia="Times New Roman" w:hAnsi="Arial" w:cs="Arial"/>
          <w:b/>
          <w:bCs/>
          <w:color w:val="000000" w:themeColor="text1"/>
          <w:lang w:eastAsia="pt-BR"/>
        </w:rPr>
        <w:t>Machine Learning - Aprendizado Não-supervisionado</w:t>
      </w:r>
      <w:r>
        <w:t xml:space="preserve"> </w:t>
      </w:r>
    </w:p>
    <w:p w:rsidR="00A02898" w:rsidRPr="00A02898" w:rsidRDefault="001114D4" w:rsidP="00A02898">
      <w:pPr>
        <w:rPr>
          <w:b/>
        </w:rPr>
      </w:pPr>
      <w:r>
        <w:t xml:space="preserve">[Título – caixa alta, negrito] </w:t>
      </w:r>
      <w:r w:rsidR="00A02898" w:rsidRPr="00A02898">
        <w:rPr>
          <w:rFonts w:ascii="Arial" w:eastAsia="Times New Roman" w:hAnsi="Arial" w:cs="Arial"/>
          <w:b/>
          <w:bCs/>
          <w:color w:val="000000" w:themeColor="text1"/>
          <w:lang w:eastAsia="pt-BR"/>
        </w:rPr>
        <w:t>MACHINE LEARNING - APRENDIZADO NÃO-SUPERVISIONADO</w:t>
      </w:r>
      <w:r w:rsidR="00A02898">
        <w:t xml:space="preserve"> </w:t>
      </w: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1114D4" w:rsidRDefault="001114D4" w:rsidP="00BC7CD5">
      <w:pPr>
        <w:jc w:val="both"/>
      </w:pPr>
      <w:r w:rsidRPr="00FD1C31">
        <w:t xml:space="preserve">Nesta disciplina </w:t>
      </w:r>
      <w:r w:rsidR="00A02898">
        <w:t xml:space="preserve">estudaremos 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os principais algoritmos de Aprendizado de Máquina Não-supervisionado. 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Você aprenderá a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implementar e validar modelos preditivos utilizando algoritmos de Aprendizado de Máquina Não-supervisionado.</w:t>
      </w:r>
    </w:p>
    <w:p w:rsidR="001114D4" w:rsidRDefault="001114D4" w:rsidP="001114D4">
      <w:pPr>
        <w:jc w:val="both"/>
      </w:pPr>
      <w:r w:rsidRPr="00FD1C31">
        <w:t xml:space="preserve">O Programa da disciplina contemplará: </w:t>
      </w:r>
      <w:proofErr w:type="spellStart"/>
      <w:proofErr w:type="gramStart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Clusterização:K</w:t>
      </w:r>
      <w:proofErr w:type="gramEnd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-Means</w:t>
      </w:r>
      <w:proofErr w:type="spellEnd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</w:t>
      </w:r>
      <w:proofErr w:type="spellStart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Density</w:t>
      </w:r>
      <w:proofErr w:type="spellEnd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-Based </w:t>
      </w:r>
      <w:proofErr w:type="spellStart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Spatial</w:t>
      </w:r>
      <w:proofErr w:type="spellEnd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Clustering</w:t>
      </w:r>
      <w:proofErr w:type="spellEnd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of</w:t>
      </w:r>
      <w:proofErr w:type="spellEnd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Applications</w:t>
      </w:r>
      <w:proofErr w:type="spellEnd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with</w:t>
      </w:r>
      <w:proofErr w:type="spellEnd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spellStart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Noise</w:t>
      </w:r>
      <w:proofErr w:type="spellEnd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(</w:t>
      </w:r>
      <w:proofErr w:type="spellStart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DBSCAN</w:t>
      </w:r>
      <w:proofErr w:type="spellEnd"/>
      <w:r w:rsidR="00A02898" w:rsidRPr="00A93B2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).</w:t>
      </w:r>
      <w:r w:rsidR="00A02898" w:rsidRPr="00853CA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Sistemas de Recomendação: 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Filtragem Colaborativa, </w:t>
      </w:r>
      <w:r w:rsidR="00A02898" w:rsidRPr="00853CA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Filtragem de </w:t>
      </w:r>
      <w:proofErr w:type="spellStart"/>
      <w:r w:rsidR="00A02898" w:rsidRPr="00853CA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Conteúdo</w:t>
      </w:r>
      <w:proofErr w:type="spellEnd"/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Modelos Híbridos. Detecção de anomalia</w:t>
      </w:r>
      <w:ins w:id="1" w:author="JUAN MANUEL ADAN COELLO" w:date="2019-10-25T09:53:00Z">
        <w:r w:rsidR="00A02898">
          <w:rPr>
            <w:rFonts w:ascii="Arial" w:eastAsia="Times New Roman" w:hAnsi="Arial" w:cs="Arial"/>
            <w:color w:val="000000"/>
            <w:sz w:val="20"/>
            <w:szCs w:val="20"/>
            <w:lang w:eastAsia="pt-BR"/>
          </w:rPr>
          <w:t>s</w:t>
        </w:r>
      </w:ins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1114D4" w:rsidRDefault="001114D4" w:rsidP="001114D4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 xml:space="preserve">A PUC-Campinas possui um corpo docente altamente qualificado e motivado para propor práticas pedagógicas inovadoras e atualizadas. São profissionais de destaque no mercado de </w:t>
      </w:r>
      <w:r w:rsidRPr="00775338">
        <w:lastRenderedPageBreak/>
        <w:t>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Pr="00775338" w:rsidRDefault="001114D4" w:rsidP="001114D4">
      <w:r w:rsidRPr="00775338">
        <w:t>Acessar o conteúdo disponibilizado a seguir.</w:t>
      </w:r>
    </w:p>
    <w:p w:rsidR="001114D4" w:rsidRDefault="001114D4" w:rsidP="001114D4"/>
    <w:p w:rsidR="00A02898" w:rsidRDefault="00A02898" w:rsidP="00A02898">
      <w:pPr>
        <w:pStyle w:val="PargrafodaLista"/>
        <w:numPr>
          <w:ilvl w:val="0"/>
          <w:numId w:val="17"/>
        </w:numPr>
      </w:pPr>
      <w:r w:rsidRPr="00A02898">
        <w:rPr>
          <w:rFonts w:ascii="Arial" w:eastAsia="Times New Roman" w:hAnsi="Arial" w:cs="Arial"/>
          <w:b/>
          <w:bCs/>
          <w:color w:val="000000" w:themeColor="text1"/>
          <w:lang w:eastAsia="pt-BR"/>
        </w:rPr>
        <w:t>Deep Learning</w:t>
      </w:r>
      <w:r>
        <w:t xml:space="preserve"> </w:t>
      </w:r>
    </w:p>
    <w:p w:rsidR="00BC7CD5" w:rsidRPr="00BC7CD5" w:rsidRDefault="001114D4" w:rsidP="00BC7CD5">
      <w:pPr>
        <w:rPr>
          <w:b/>
        </w:rPr>
      </w:pPr>
      <w:r>
        <w:t xml:space="preserve">[Título – caixa alta, negrito] </w:t>
      </w:r>
      <w:r w:rsidR="00A02898" w:rsidRPr="00794DA6">
        <w:rPr>
          <w:rFonts w:ascii="Arial" w:eastAsia="Times New Roman" w:hAnsi="Arial" w:cs="Arial"/>
          <w:b/>
          <w:bCs/>
          <w:color w:val="000000" w:themeColor="text1"/>
          <w:lang w:eastAsia="pt-BR"/>
        </w:rPr>
        <w:t>DEEP LEARNING</w:t>
      </w: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1114D4" w:rsidRDefault="001114D4" w:rsidP="001114D4">
      <w:pPr>
        <w:jc w:val="both"/>
      </w:pPr>
      <w:r w:rsidRPr="00FD1C31">
        <w:t xml:space="preserve">Nesta disciplina 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estudaremos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os principais conceitos de Deep Learning e suas aplicações. Capacitar o aluno a implementar e validar modelos preditivos utilizando Deep Learning.</w:t>
      </w:r>
    </w:p>
    <w:p w:rsidR="00A02898" w:rsidRDefault="001114D4" w:rsidP="00A02898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</w:pPr>
      <w:r w:rsidRPr="00FD1C31">
        <w:t xml:space="preserve">O Programa da disciplina contemplará: </w:t>
      </w:r>
      <w:r w:rsidR="00A0289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 que é Deep Learning. </w:t>
      </w:r>
      <w:r w:rsidR="00A02898" w:rsidRPr="002F7E5F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Deep Neural Networks</w:t>
      </w:r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 xml:space="preserve"> (</w:t>
      </w:r>
      <w:proofErr w:type="spellStart"/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DNN</w:t>
      </w:r>
      <w:proofErr w:type="spellEnd"/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 xml:space="preserve">), </w:t>
      </w:r>
      <w:r w:rsidR="00A02898" w:rsidRPr="002F7E5F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Con</w:t>
      </w:r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volutional Neural Networks (CNN), Recurrent Neural Networks (</w:t>
      </w:r>
      <w:proofErr w:type="spellStart"/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RNN</w:t>
      </w:r>
      <w:proofErr w:type="spellEnd"/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 xml:space="preserve">), Long Short-Term Memory (LSTM), </w:t>
      </w:r>
      <w:proofErr w:type="spellStart"/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Autoencoders,</w:t>
      </w:r>
      <w:r w:rsidR="00A02898" w:rsidRPr="002F7E5F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S</w:t>
      </w:r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tochastic</w:t>
      </w:r>
      <w:proofErr w:type="spellEnd"/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 xml:space="preserve"> Gradient Descent, Momentum, Learning Rate, </w:t>
      </w:r>
      <w:proofErr w:type="spellStart"/>
      <w:r w:rsidR="00A02898" w:rsidRPr="00E42122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Regularização</w:t>
      </w:r>
      <w:proofErr w:type="spellEnd"/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 xml:space="preserve"> e </w:t>
      </w:r>
      <w:proofErr w:type="spellStart"/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Dropout.</w:t>
      </w:r>
      <w:r w:rsidR="00A02898" w:rsidRPr="00853CA5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>Frameworks</w:t>
      </w:r>
      <w:proofErr w:type="spellEnd"/>
      <w:r w:rsidR="00A02898">
        <w:rPr>
          <w:rFonts w:ascii="Arial" w:eastAsia="Times New Roman" w:hAnsi="Arial" w:cs="Arial"/>
          <w:color w:val="000000"/>
          <w:sz w:val="20"/>
          <w:szCs w:val="20"/>
          <w:lang w:val="en-US" w:eastAsia="pt-BR"/>
        </w:rPr>
        <w:t xml:space="preserve"> de Deep Learning.</w:t>
      </w:r>
    </w:p>
    <w:p w:rsidR="001114D4" w:rsidRDefault="001114D4" w:rsidP="00A02898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</w:t>
      </w:r>
      <w:r w:rsidRPr="00775338">
        <w:lastRenderedPageBreak/>
        <w:t xml:space="preserve">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Pr="00775338" w:rsidRDefault="001114D4" w:rsidP="001114D4">
      <w:r w:rsidRPr="00775338">
        <w:t>Acessar o conteúdo disponibilizado a seguir.</w:t>
      </w:r>
    </w:p>
    <w:p w:rsidR="001114D4" w:rsidRDefault="001114D4" w:rsidP="001114D4"/>
    <w:p w:rsidR="00A02898" w:rsidRDefault="00A02898" w:rsidP="00A02898">
      <w:pPr>
        <w:pStyle w:val="PargrafodaLista"/>
        <w:numPr>
          <w:ilvl w:val="0"/>
          <w:numId w:val="17"/>
        </w:numPr>
      </w:pPr>
      <w:r w:rsidRPr="00A02898">
        <w:rPr>
          <w:rFonts w:ascii="Arial" w:eastAsia="Times New Roman" w:hAnsi="Arial" w:cs="Arial"/>
          <w:b/>
          <w:bCs/>
          <w:color w:val="000000" w:themeColor="text1"/>
          <w:lang w:eastAsia="pt-BR"/>
        </w:rPr>
        <w:t>PROJETO DE MACHINE LEARNING</w:t>
      </w:r>
      <w:r>
        <w:t xml:space="preserve"> </w:t>
      </w:r>
    </w:p>
    <w:p w:rsidR="00BC7CD5" w:rsidRPr="00BC7CD5" w:rsidRDefault="001114D4" w:rsidP="00BC7CD5">
      <w:pPr>
        <w:rPr>
          <w:b/>
        </w:rPr>
      </w:pPr>
      <w:r>
        <w:t xml:space="preserve">[Título – caixa alta, negrito] </w:t>
      </w:r>
      <w:r w:rsidR="00A02898" w:rsidRPr="00794DA6">
        <w:rPr>
          <w:rFonts w:ascii="Arial" w:eastAsia="Times New Roman" w:hAnsi="Arial" w:cs="Arial"/>
          <w:b/>
          <w:bCs/>
          <w:color w:val="000000" w:themeColor="text1"/>
          <w:lang w:eastAsia="pt-BR"/>
        </w:rPr>
        <w:t>PROJETO DE MACHINE LEARNING</w:t>
      </w: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1114D4" w:rsidRDefault="001114D4" w:rsidP="001114D4">
      <w:pPr>
        <w:jc w:val="both"/>
      </w:pPr>
      <w:r w:rsidRPr="00FD1C31">
        <w:t xml:space="preserve">Nesta disciplina </w:t>
      </w:r>
      <w:r w:rsidR="00A02898">
        <w:t xml:space="preserve">você </w:t>
      </w:r>
      <w:r w:rsidR="00A02898" w:rsidRPr="000234EE">
        <w:rPr>
          <w:rFonts w:ascii="Arial" w:hAnsi="Arial" w:cs="Arial"/>
          <w:sz w:val="20"/>
          <w:szCs w:val="20"/>
        </w:rPr>
        <w:t>realizar</w:t>
      </w:r>
      <w:r w:rsidR="00A02898">
        <w:rPr>
          <w:rFonts w:ascii="Arial" w:hAnsi="Arial" w:cs="Arial"/>
          <w:sz w:val="20"/>
          <w:szCs w:val="20"/>
        </w:rPr>
        <w:t>á</w:t>
      </w:r>
      <w:r w:rsidR="00A02898" w:rsidRPr="000234EE">
        <w:rPr>
          <w:rFonts w:ascii="Arial" w:hAnsi="Arial" w:cs="Arial"/>
          <w:sz w:val="20"/>
          <w:szCs w:val="20"/>
        </w:rPr>
        <w:t xml:space="preserve"> todas as fases de um projeto de aprendizado de máquina, compreendendo a coleta e o pré-processamento dos</w:t>
      </w:r>
      <w:r w:rsidR="00A02898" w:rsidRPr="000234E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dados, a construção de um modelo preditivo, a validação deste modelo e a visualização e apresentação dos resultados.</w:t>
      </w:r>
    </w:p>
    <w:p w:rsidR="001114D4" w:rsidRDefault="001114D4" w:rsidP="00BC7CD5">
      <w:pPr>
        <w:jc w:val="both"/>
      </w:pPr>
      <w:r w:rsidRPr="00FD1C31">
        <w:t xml:space="preserve">O Programa da disciplina contemplará: </w:t>
      </w:r>
      <w:r w:rsidR="00A02898" w:rsidRPr="000234E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Elaboração de </w:t>
      </w:r>
      <w:r w:rsidR="00A02898" w:rsidRPr="000234EE">
        <w:rPr>
          <w:rFonts w:ascii="Arial" w:hAnsi="Arial" w:cs="Arial"/>
          <w:sz w:val="20"/>
          <w:szCs w:val="20"/>
        </w:rPr>
        <w:t>todas as fases de</w:t>
      </w:r>
      <w:r w:rsidR="00A02898" w:rsidRPr="000234EE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um projeto de aprendizado de máquina realizado sob a orientação de um docente.</w:t>
      </w:r>
    </w:p>
    <w:p w:rsidR="001114D4" w:rsidRDefault="001114D4" w:rsidP="001114D4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lastRenderedPageBreak/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7171AB" w:rsidRDefault="001114D4" w:rsidP="008E1F79">
      <w:r w:rsidRPr="00775338">
        <w:t>Acessar o conteúdo disponibilizado a seguir.</w:t>
      </w:r>
    </w:p>
    <w:sectPr w:rsidR="007171AB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FF2" w:rsidRDefault="00C55FF2" w:rsidP="00FD1C31">
      <w:pPr>
        <w:spacing w:after="0" w:line="240" w:lineRule="auto"/>
      </w:pPr>
      <w:r>
        <w:separator/>
      </w:r>
    </w:p>
  </w:endnote>
  <w:endnote w:type="continuationSeparator" w:id="0">
    <w:p w:rsidR="00C55FF2" w:rsidRDefault="00C55FF2" w:rsidP="00FD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7353896"/>
      <w:docPartObj>
        <w:docPartGallery w:val="Page Numbers (Bottom of Page)"/>
        <w:docPartUnique/>
      </w:docPartObj>
    </w:sdtPr>
    <w:sdtEndPr/>
    <w:sdtContent>
      <w:p w:rsidR="001114D4" w:rsidRDefault="001114D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4E82">
          <w:rPr>
            <w:noProof/>
          </w:rPr>
          <w:t>14</w:t>
        </w:r>
        <w:r>
          <w:fldChar w:fldCharType="end"/>
        </w:r>
      </w:p>
    </w:sdtContent>
  </w:sdt>
  <w:p w:rsidR="001114D4" w:rsidRDefault="001114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FF2" w:rsidRDefault="00C55FF2" w:rsidP="00FD1C31">
      <w:pPr>
        <w:spacing w:after="0" w:line="240" w:lineRule="auto"/>
      </w:pPr>
      <w:r>
        <w:separator/>
      </w:r>
    </w:p>
  </w:footnote>
  <w:footnote w:type="continuationSeparator" w:id="0">
    <w:p w:rsidR="00C55FF2" w:rsidRDefault="00C55FF2" w:rsidP="00FD1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298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8F5546"/>
    <w:multiLevelType w:val="hybridMultilevel"/>
    <w:tmpl w:val="A5BA613C"/>
    <w:lvl w:ilvl="0" w:tplc="DCA080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C55EA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7078A2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66A1B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0A3C61"/>
    <w:multiLevelType w:val="hybridMultilevel"/>
    <w:tmpl w:val="7BD665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06167"/>
    <w:multiLevelType w:val="hybridMultilevel"/>
    <w:tmpl w:val="6AE09000"/>
    <w:lvl w:ilvl="0" w:tplc="0C882FAE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CC785B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8A2643"/>
    <w:multiLevelType w:val="hybridMultilevel"/>
    <w:tmpl w:val="6AE09000"/>
    <w:lvl w:ilvl="0" w:tplc="0C882FAE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80684F"/>
    <w:multiLevelType w:val="hybridMultilevel"/>
    <w:tmpl w:val="234C68E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5B15F8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20424A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CF5150D"/>
    <w:multiLevelType w:val="hybridMultilevel"/>
    <w:tmpl w:val="12EA1A6E"/>
    <w:lvl w:ilvl="0" w:tplc="AC5E02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2A30557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ED6C83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900AEE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AA5B7B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0"/>
  </w:num>
  <w:num w:numId="5">
    <w:abstractNumId w:val="16"/>
  </w:num>
  <w:num w:numId="6">
    <w:abstractNumId w:val="7"/>
  </w:num>
  <w:num w:numId="7">
    <w:abstractNumId w:val="14"/>
  </w:num>
  <w:num w:numId="8">
    <w:abstractNumId w:val="15"/>
  </w:num>
  <w:num w:numId="9">
    <w:abstractNumId w:val="2"/>
  </w:num>
  <w:num w:numId="10">
    <w:abstractNumId w:val="6"/>
  </w:num>
  <w:num w:numId="11">
    <w:abstractNumId w:val="8"/>
  </w:num>
  <w:num w:numId="12">
    <w:abstractNumId w:val="4"/>
  </w:num>
  <w:num w:numId="13">
    <w:abstractNumId w:val="13"/>
  </w:num>
  <w:num w:numId="14">
    <w:abstractNumId w:val="11"/>
  </w:num>
  <w:num w:numId="15">
    <w:abstractNumId w:val="12"/>
  </w:num>
  <w:num w:numId="16">
    <w:abstractNumId w:val="9"/>
  </w:num>
  <w:num w:numId="1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UAN MANUEL ADAN COELLO">
    <w15:presenceInfo w15:providerId="AD" w15:userId="S-1-5-21-833290955-1919432750-1539857752-173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F79"/>
    <w:rsid w:val="00004904"/>
    <w:rsid w:val="00006FA4"/>
    <w:rsid w:val="000328FB"/>
    <w:rsid w:val="000E7778"/>
    <w:rsid w:val="001114D4"/>
    <w:rsid w:val="00187BFA"/>
    <w:rsid w:val="001F147E"/>
    <w:rsid w:val="00280F7F"/>
    <w:rsid w:val="002844CC"/>
    <w:rsid w:val="002907CB"/>
    <w:rsid w:val="00543884"/>
    <w:rsid w:val="00626E1E"/>
    <w:rsid w:val="006409A1"/>
    <w:rsid w:val="006617BF"/>
    <w:rsid w:val="00675435"/>
    <w:rsid w:val="007171AB"/>
    <w:rsid w:val="00775338"/>
    <w:rsid w:val="007A155C"/>
    <w:rsid w:val="007E7411"/>
    <w:rsid w:val="008E1F79"/>
    <w:rsid w:val="00945AA0"/>
    <w:rsid w:val="009467F9"/>
    <w:rsid w:val="00960C8E"/>
    <w:rsid w:val="009F1B59"/>
    <w:rsid w:val="00A02898"/>
    <w:rsid w:val="00A22E49"/>
    <w:rsid w:val="00A27154"/>
    <w:rsid w:val="00A84777"/>
    <w:rsid w:val="00AA37F8"/>
    <w:rsid w:val="00AE2387"/>
    <w:rsid w:val="00B31850"/>
    <w:rsid w:val="00B80B98"/>
    <w:rsid w:val="00B94E82"/>
    <w:rsid w:val="00BB3778"/>
    <w:rsid w:val="00BC7CD5"/>
    <w:rsid w:val="00C453E2"/>
    <w:rsid w:val="00C55FF2"/>
    <w:rsid w:val="00C56B78"/>
    <w:rsid w:val="00D80641"/>
    <w:rsid w:val="00DC3426"/>
    <w:rsid w:val="00E44D70"/>
    <w:rsid w:val="00E837BB"/>
    <w:rsid w:val="00E86979"/>
    <w:rsid w:val="00F004CE"/>
    <w:rsid w:val="00F74BE9"/>
    <w:rsid w:val="00FD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96360"/>
  <w15:chartTrackingRefBased/>
  <w15:docId w15:val="{65B69E0D-79AB-4DA9-A14D-B9CB70C1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3778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AA37F8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FD1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1C31"/>
  </w:style>
  <w:style w:type="paragraph" w:styleId="Rodap">
    <w:name w:val="footer"/>
    <w:basedOn w:val="Normal"/>
    <w:link w:val="RodapChar"/>
    <w:uiPriority w:val="99"/>
    <w:unhideWhenUsed/>
    <w:rsid w:val="00FD1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1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5641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510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07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4789</Words>
  <Characters>25863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GRAZIELLE CAMARGO</dc:creator>
  <cp:keywords/>
  <dc:description/>
  <cp:lastModifiedBy>FELLIPE DE ASSIS ZAREMBA</cp:lastModifiedBy>
  <cp:revision>8</cp:revision>
  <dcterms:created xsi:type="dcterms:W3CDTF">2021-10-06T11:59:00Z</dcterms:created>
  <dcterms:modified xsi:type="dcterms:W3CDTF">2021-10-06T12:23:00Z</dcterms:modified>
</cp:coreProperties>
</file>